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Comment Threads and Tracked Formatting</w:t>
      </w:r>
    </w:p>
    <w:p>
      <w:pPr>
        <w:pStyle w:val="Body"/>
      </w:pPr>
      <w:r>
        <w:rPr>
          <w:rtl w:val="0"/>
          <w:lang w:val="en-US"/>
        </w:rPr>
        <w:t xml:space="preserve">A reviewer commented on </w:t>
      </w:r>
      <w:commentRangeStart w:id="0"/>
      <w:commentRangeStart w:id="1"/>
      <w:r>
        <w:rPr>
          <w:rtl w:val="0"/>
          <w:lang w:val="en-US"/>
        </w:rPr>
        <w:t>this phrase</w:t>
      </w:r>
      <w:commentRangeEnd w:id="0"/>
      <w:r>
        <w:commentReference w:id="0"/>
      </w:r>
      <w:commentRangeEnd w:id="1"/>
      <w:r>
        <w:commentReference w:id="1"/>
      </w:r>
      <w:r>
        <w:rPr>
          <w:rtl w:val="0"/>
          <w:lang w:val="en-US"/>
        </w:rPr>
        <w:t xml:space="preserve"> and the author replied, forming a two-message thread.</w:t>
      </w:r>
    </w:p>
    <w:p>
      <w:pPr>
        <w:pStyle w:val="Body"/>
      </w:pPr>
      <w:r>
        <w:rPr>
          <w:rtl w:val="0"/>
          <w:lang w:val="en-US"/>
        </w:rPr>
        <w:t xml:space="preserve">The words </w:t>
      </w:r>
      <w:r>
        <w:rPr>
          <w:b w:val="1"/>
          <w:bCs w:val="1"/>
          <w:rtl w:val="0"/>
          <w:lang w:val="en-US"/>
        </w:rPr>
        <w:t>now bold</w:t>
      </w:r>
      <w:r>
        <w:rPr>
          <w:rtl w:val="0"/>
          <w:lang w:val="en-US"/>
        </w:rPr>
        <w:t xml:space="preserve"> carry a tracked formatting change (not bold to bold), and here is </w:t>
      </w:r>
      <w:ins w:id="2" w:date="2026-09-23T12:00:00Z" w:author="Editor">
        <w:r>
          <w:rPr>
            <w:rtl w:val="0"/>
            <w:lang w:val="en-US"/>
          </w:rPr>
          <w:t xml:space="preserve">an inserted clause </w:t>
        </w:r>
      </w:ins>
      <w:r>
        <w:rPr>
          <w:rtl w:val="0"/>
          <w:lang w:val="en-US"/>
        </w:rPr>
        <w:t>kept as a tracked insertion.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Reviewer" w:date="2026-09-23T12:00:00Z">
    <w:p w14:paraId="1111FFFF">
      <w:pPr>
        <w:pStyle w:val="Default"/>
        <w:bidi w:val="0"/>
      </w:pPr>
    </w:p>
    <w:p w14:paraId="11120000">
      <w:pPr>
        <w:pStyle w:val="Default"/>
        <w:bidi w:val="0"/>
      </w:pPr>
      <w:r>
        <w:rPr>
          <w:rFonts w:cs="Arial Unicode MS" w:eastAsia="Arial Unicode MS"/>
          <w:rtl w:val="0"/>
        </w:rPr>
        <w:t>Please expand this point.</w:t>
      </w:r>
    </w:p>
  </w:comment>
  <w:comment w:id="1" w:author="Author" w:date="2026-09-23T12:00:00Z">
    <w:p w14:paraId="11120001">
      <w:pPr>
        <w:pStyle w:val="Default"/>
        <w:bidi w:val="0"/>
      </w:pPr>
    </w:p>
    <w:p w14:paraId="11120002">
      <w:pPr>
        <w:pStyle w:val="Default"/>
        <w:bidi w:val="0"/>
      </w:pPr>
      <w:r>
        <w:rPr>
          <w:rFonts w:cs="Arial Unicode MS" w:eastAsia="Arial Unicode MS"/>
          <w:rtl w:val="0"/>
        </w:rPr>
        <w:t>Good idea; I have added a sentence.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w15="http://schemas.microsoft.com/office/word/2012/wordml">
  <w15:commentEx w15:paraId="11120000" w15:done="0"/>
  <w15:commentEx w15:paraId="11120002" w15:paraIdParent="11120000" w15:done="0"/>
</w15:commentsEx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