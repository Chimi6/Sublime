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Notes, Comments, and Changes</w:t>
      </w:r>
    </w:p>
    <w:p>
      <w:r>
        <w:t xml:space="preserve">A sentence with a footnote</w:t>
      </w:r>
      <w:r>
        <w:rPr>
          <w:rStyle w:val="FootnoteReference"/>
        </w:rPr>
        <w:footnoteReference w:id="1"/>
      </w:r>
      <w:r>
        <w:t xml:space="preserve"> and another</w:t>
      </w:r>
      <w:r>
        <w:rPr>
          <w:rStyle w:val="FootnoteReference"/>
        </w:rPr>
        <w:footnoteReference w:id="2"/>
      </w:r>
      <w:r>
        <w:t xml:space="preserve"> and an endnote</w:t>
      </w:r>
      <w:r>
        <w:rPr>
          <w:rStyle w:val="EndnoteReference"/>
        </w:rPr>
        <w:endnoteReference w:id="1"/>
      </w:r>
      <w:r>
        <w:t xml:space="preserve">.</w:t>
      </w:r>
    </w:p>
    <w:p>
      <w:r>
        <w:t xml:space="preserve">A </w:t>
      </w:r>
      <w:commentRangeStart w:id="0"/>
      <w:r>
        <w:t xml:space="preserve">commented</w:t>
      </w:r>
      <w:commentRangeEnd w:id="0"/>
      <w:r>
        <w:commentReference w:id="0"/>
      </w:r>
      <w:r>
        <w:t xml:space="preserve"> word.</w:t>
      </w:r>
    </w:p>
    <w:p>
      <w:commentRangeStart w:id="1"/>
      <w:r>
        <w:t xml:space="preserve">This whole sentence carries a comment.</w:t>
      </w:r>
      <w:commentRangeEnd w:id="1"/>
      <w:r>
        <w:commentReference w:id="1"/>
      </w:r>
    </w:p>
    <w:p>
      <w:r>
        <w:t xml:space="preserve">Tracked changes: </w:t>
      </w:r>
      <w:ins w:id="10" w:author="Editor" w:date="2026-09-23T12:00:00Z">
        <w:r>
          <w:t xml:space="preserve">inserted words </w:t>
        </w:r>
      </w:ins>
      <w:del w:id="11" w:author="Editor" w:date="2026-09-23T12:00:00Z">
        <w:r>
          <w:delText xml:space="preserve">deleted words </w:delText>
        </w:r>
      </w:del>
      <w:r>
        <w:t xml:space="preserve">and unchanged words.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comments.xml><?xml version="1.0" encoding="utf-8"?>
<w:comments xmlns:w="http://schemas.openxmlformats.org/wordprocessingml/2006/main">
  <w:comment w:id="0" w:author="Reviewer" w:date="2026-09-23T12:00:00Z" w:initials="Re">
    <w:p>
      <w:r>
        <w:t xml:space="preserve">This is a comment on the word 'commented'.</w:t>
      </w:r>
    </w:p>
  </w:comment>
  <w:comment w:id="1" w:author="Reviewer" w:date="2026-09-23T12:00:00Z" w:initials="Re">
    <w:p>
      <w:r>
        <w:t xml:space="preserve">A second comment on a whole sentence.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The only endnote.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first footnote.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The second footnote, with a link-free sentence.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footnotes" Target="footnotes.xml"/><Relationship Id="rId11" Type="http://schemas.openxmlformats.org/officeDocument/2006/relationships/endnotes" Target="endnotes.xml"/><Relationship Id="rId12" Type="http://schemas.openxmlformats.org/officeDocument/2006/relationships/comments" Target="comments.xml"/><Relationship Id="rId13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settings" Target="settings.xml"/></Relationships>
</file>